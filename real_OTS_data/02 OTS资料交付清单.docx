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CB7C0" w14:textId="4BF7D705" w:rsidR="0036724A" w:rsidRPr="0036724A" w:rsidRDefault="0036724A" w:rsidP="0036724A">
      <w:pPr>
        <w:widowControl/>
        <w:rPr>
          <w:rFonts w:ascii="黑体" w:eastAsia="黑体" w:hAnsi="黑体" w:cs="Times New Roman"/>
          <w:color w:val="000000"/>
          <w:kern w:val="0"/>
          <w:szCs w:val="21"/>
        </w:rPr>
      </w:pP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表</w:t>
      </w:r>
      <w:r w:rsidRPr="0036724A">
        <w:rPr>
          <w:rFonts w:ascii="Times New Roman" w:eastAsia="宋体" w:hAnsi="Times New Roman" w:cs="Times New Roman"/>
          <w:color w:val="000000"/>
          <w:kern w:val="0"/>
          <w:szCs w:val="21"/>
        </w:rPr>
        <w:t>02C.01-01</w:t>
      </w: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    </w:t>
      </w:r>
      <w:r w:rsidRPr="0036724A">
        <w:rPr>
          <w:rFonts w:ascii="黑体" w:eastAsia="黑体" w:hAnsi="黑体" w:cs="Times New Roman" w:hint="eastAsia"/>
          <w:b/>
          <w:bCs/>
          <w:color w:val="000000"/>
          <w:kern w:val="0"/>
          <w:sz w:val="44"/>
          <w:szCs w:val="44"/>
          <w:u w:val="single"/>
        </w:rPr>
        <w:t>产品开发资料交付清单</w:t>
      </w:r>
    </w:p>
    <w:p w14:paraId="5AC1FD97" w14:textId="77777777" w:rsidR="0036724A" w:rsidRPr="0036724A" w:rsidRDefault="0036724A" w:rsidP="0036724A">
      <w:pPr>
        <w:widowControl/>
        <w:jc w:val="center"/>
        <w:rPr>
          <w:rFonts w:ascii="黑体" w:eastAsia="黑体" w:hAnsi="黑体" w:cs="Times New Roman"/>
          <w:b/>
          <w:color w:val="000000"/>
          <w:kern w:val="0"/>
          <w:szCs w:val="21"/>
        </w:rPr>
      </w:pPr>
      <w:r w:rsidRPr="0036724A">
        <w:rPr>
          <w:rFonts w:ascii="黑体" w:eastAsia="黑体" w:hAnsi="黑体" w:cs="Times New Roman" w:hint="eastAsia"/>
          <w:b/>
          <w:color w:val="000000"/>
          <w:kern w:val="0"/>
          <w:sz w:val="24"/>
          <w:szCs w:val="24"/>
        </w:rPr>
        <w:t>上汽通用五菱汽车股份有限公司</w:t>
      </w:r>
    </w:p>
    <w:p w14:paraId="5F2A7693" w14:textId="77777777" w:rsidR="0036724A" w:rsidRPr="0036724A" w:rsidRDefault="0036724A" w:rsidP="0036724A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 </w:t>
      </w:r>
    </w:p>
    <w:p w14:paraId="7B13D4BE" w14:textId="12864A2F" w:rsidR="0036724A" w:rsidRPr="0036724A" w:rsidRDefault="0036724A" w:rsidP="0036724A">
      <w:pPr>
        <w:widowControl/>
        <w:ind w:left="420" w:hangingChars="200" w:hanging="42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>
        <w:rPr>
          <w:rFonts w:hint="eastAsia"/>
          <w:color w:val="000000"/>
          <w:szCs w:val="21"/>
        </w:rPr>
        <w:t>□</w:t>
      </w:r>
      <w:r w:rsidRPr="0036724A">
        <w:rPr>
          <w:rFonts w:ascii="Times New Roman" w:eastAsia="宋体" w:hAnsi="Times New Roman" w:cs="Times New Roman"/>
          <w:color w:val="000000"/>
          <w:kern w:val="0"/>
          <w:szCs w:val="21"/>
        </w:rPr>
        <w:t>PROTOTYPE                 </w:t>
      </w:r>
      <w:r w:rsidRPr="0036724A">
        <w:rPr>
          <w:rFonts w:hint="eastAsia"/>
          <w:color w:val="000000"/>
          <w:szCs w:val="21"/>
          <w:highlight w:val="black"/>
        </w:rPr>
        <w:t>□</w:t>
      </w:r>
      <w:r w:rsidRPr="0036724A">
        <w:rPr>
          <w:rFonts w:ascii="Times New Roman" w:eastAsia="宋体" w:hAnsi="Times New Roman" w:cs="Times New Roman"/>
          <w:color w:val="000000"/>
          <w:kern w:val="0"/>
          <w:szCs w:val="21"/>
        </w:rPr>
        <w:t>OTS</w:t>
      </w: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     </w:t>
      </w:r>
      <w:r>
        <w:rPr>
          <w:rFonts w:ascii="宋体" w:eastAsia="宋体" w:hAnsi="宋体" w:cs="Times New Roman"/>
          <w:color w:val="000000"/>
          <w:kern w:val="0"/>
          <w:szCs w:val="21"/>
        </w:rPr>
        <w:t xml:space="preserve">                   </w:t>
      </w: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第</w:t>
      </w:r>
      <w:r>
        <w:rPr>
          <w:rFonts w:ascii="宋体" w:eastAsia="宋体" w:hAnsi="宋体" w:cs="Times New Roman" w:hint="eastAsia"/>
          <w:color w:val="000000"/>
          <w:kern w:val="0"/>
          <w:szCs w:val="21"/>
        </w:rPr>
        <w:t xml:space="preserve">  </w:t>
      </w:r>
      <w:r w:rsidRPr="0036724A">
        <w:rPr>
          <w:rFonts w:ascii="Times New Roman" w:eastAsia="宋体" w:hAnsi="Times New Roman" w:cs="Times New Roman"/>
          <w:color w:val="000000"/>
          <w:kern w:val="0"/>
          <w:szCs w:val="21"/>
        </w:rPr>
        <w:t>1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</w:t>
      </w: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页，共</w:t>
      </w:r>
      <w:r>
        <w:rPr>
          <w:rFonts w:ascii="宋体" w:eastAsia="宋体" w:hAnsi="宋体" w:cs="Times New Roman" w:hint="eastAsia"/>
          <w:color w:val="000000"/>
          <w:kern w:val="0"/>
          <w:szCs w:val="21"/>
        </w:rPr>
        <w:t xml:space="preserve"> </w:t>
      </w:r>
      <w:r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r w:rsidRPr="0036724A">
        <w:rPr>
          <w:rFonts w:ascii="Times New Roman" w:eastAsia="宋体" w:hAnsi="Times New Roman" w:cs="Times New Roman"/>
          <w:color w:val="000000"/>
          <w:kern w:val="0"/>
          <w:szCs w:val="21"/>
        </w:rPr>
        <w:t>2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 xml:space="preserve">  </w:t>
      </w: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页</w:t>
      </w:r>
    </w:p>
    <w:p w14:paraId="3D8884F5" w14:textId="77777777" w:rsidR="0036724A" w:rsidRDefault="0036724A" w:rsidP="0036724A">
      <w:pPr>
        <w:widowControl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</w:p>
    <w:p w14:paraId="0CDC6513" w14:textId="6DD47093" w:rsidR="00046EF8" w:rsidRPr="00046EF8" w:rsidRDefault="00046EF8" w:rsidP="00046EF8">
      <w:pPr>
        <w:widowControl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046EF8">
        <w:rPr>
          <w:rFonts w:ascii="宋体" w:eastAsia="宋体" w:hAnsi="宋体" w:cs="Times New Roman" w:hint="eastAsia"/>
          <w:color w:val="000000"/>
          <w:kern w:val="0"/>
          <w:szCs w:val="21"/>
        </w:rPr>
        <w:t>日期：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 xml:space="preserve">   </w:t>
      </w:r>
      <w:r>
        <w:rPr>
          <w:rFonts w:ascii="宋体" w:eastAsia="宋体" w:hAnsi="宋体" w:cs="Times New Roman"/>
          <w:color w:val="000000"/>
          <w:kern w:val="0"/>
          <w:szCs w:val="21"/>
        </w:rPr>
        <w:t>202</w:t>
      </w:r>
      <w:r w:rsidR="00EC308A">
        <w:rPr>
          <w:rFonts w:ascii="宋体" w:eastAsia="宋体" w:hAnsi="宋体" w:cs="Times New Roman" w:hint="eastAsia"/>
          <w:color w:val="000000"/>
          <w:kern w:val="0"/>
          <w:szCs w:val="21"/>
        </w:rPr>
        <w:t>5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 xml:space="preserve">    年    </w:t>
      </w:r>
      <w:r w:rsidR="006F3F32">
        <w:rPr>
          <w:rFonts w:ascii="宋体" w:eastAsia="宋体" w:hAnsi="宋体" w:cs="Times New Roman" w:hint="eastAsia"/>
          <w:color w:val="000000"/>
          <w:kern w:val="0"/>
          <w:szCs w:val="21"/>
        </w:rPr>
        <w:t>9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 xml:space="preserve">  月   </w:t>
      </w:r>
      <w:r w:rsidR="006F3F32">
        <w:rPr>
          <w:rFonts w:ascii="宋体" w:eastAsia="宋体" w:hAnsi="宋体" w:cs="Times New Roman" w:hint="eastAsia"/>
          <w:color w:val="000000"/>
          <w:kern w:val="0"/>
          <w:szCs w:val="21"/>
        </w:rPr>
        <w:t>4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 xml:space="preserve">    日                                                                                 </w:t>
      </w:r>
    </w:p>
    <w:p w14:paraId="7E1E4192" w14:textId="77777777" w:rsidR="00046EF8" w:rsidRPr="00046EF8" w:rsidRDefault="00046EF8" w:rsidP="00046EF8">
      <w:pPr>
        <w:widowControl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</w:p>
    <w:p w14:paraId="69C67CAA" w14:textId="26BFC37F" w:rsidR="00046EF8" w:rsidRPr="00046EF8" w:rsidRDefault="00046EF8" w:rsidP="00046EF8">
      <w:pPr>
        <w:widowControl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046EF8">
        <w:rPr>
          <w:rFonts w:ascii="宋体" w:eastAsia="宋体" w:hAnsi="宋体" w:cs="Times New Roman" w:hint="eastAsia"/>
          <w:color w:val="000000"/>
          <w:kern w:val="0"/>
          <w:szCs w:val="21"/>
        </w:rPr>
        <w:t>发往：</w:t>
      </w:r>
      <w:r w:rsidRPr="00046EF8">
        <w:rPr>
          <w:rFonts w:ascii="宋体" w:eastAsia="宋体" w:hAnsi="宋体" w:cs="Times New Roman"/>
          <w:color w:val="000000"/>
          <w:kern w:val="0"/>
          <w:szCs w:val="21"/>
          <w:u w:val="single"/>
        </w:rPr>
        <w:t xml:space="preserve">   </w:t>
      </w:r>
      <w:r>
        <w:rPr>
          <w:rFonts w:ascii="宋体" w:eastAsia="宋体" w:hAnsi="宋体" w:cs="Times New Roman" w:hint="eastAsia"/>
          <w:color w:val="000000"/>
          <w:kern w:val="0"/>
          <w:szCs w:val="21"/>
          <w:u w:val="single"/>
        </w:rPr>
        <w:t>东莞</w:t>
      </w:r>
      <w:r w:rsidRPr="00046EF8">
        <w:rPr>
          <w:rFonts w:ascii="宋体" w:eastAsia="宋体" w:hAnsi="宋体" w:cs="Times New Roman"/>
          <w:color w:val="000000"/>
          <w:kern w:val="0"/>
          <w:szCs w:val="21"/>
          <w:u w:val="single"/>
        </w:rPr>
        <w:t xml:space="preserve">   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>市    供应商单位名称：</w:t>
      </w:r>
      <w:r w:rsidRPr="00046EF8">
        <w:rPr>
          <w:rFonts w:ascii="宋体" w:eastAsia="宋体" w:hAnsi="宋体" w:cs="Times New Roman"/>
          <w:color w:val="000000"/>
          <w:kern w:val="0"/>
          <w:szCs w:val="21"/>
          <w:u w:val="single"/>
        </w:rPr>
        <w:t xml:space="preserve">   华勤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</w:p>
    <w:p w14:paraId="7EA9850F" w14:textId="77777777" w:rsidR="00046EF8" w:rsidRPr="00046EF8" w:rsidRDefault="00046EF8" w:rsidP="00046EF8">
      <w:pPr>
        <w:widowControl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</w:p>
    <w:p w14:paraId="48628197" w14:textId="6F5FDEB6" w:rsidR="00046EF8" w:rsidRPr="00046EF8" w:rsidRDefault="00046EF8" w:rsidP="00046EF8">
      <w:pPr>
        <w:widowControl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  <w:r w:rsidRPr="00046EF8">
        <w:rPr>
          <w:rFonts w:ascii="宋体" w:eastAsia="宋体" w:hAnsi="宋体" w:cs="Times New Roman" w:hint="eastAsia"/>
          <w:color w:val="000000"/>
          <w:kern w:val="0"/>
          <w:szCs w:val="21"/>
        </w:rPr>
        <w:t>供应商收件人：</w:t>
      </w:r>
      <w:r w:rsidR="00046822">
        <w:rPr>
          <w:rFonts w:ascii="宋体" w:eastAsia="宋体" w:hAnsi="宋体" w:cs="Times New Roman" w:hint="eastAsia"/>
          <w:color w:val="000000"/>
          <w:kern w:val="0"/>
          <w:szCs w:val="21"/>
        </w:rPr>
        <w:t>杨兵</w:t>
      </w:r>
    </w:p>
    <w:p w14:paraId="0612627D" w14:textId="77777777" w:rsidR="00046EF8" w:rsidRPr="00046EF8" w:rsidRDefault="00046EF8" w:rsidP="00046EF8">
      <w:pPr>
        <w:widowControl/>
        <w:jc w:val="left"/>
        <w:rPr>
          <w:rFonts w:ascii="宋体" w:eastAsia="宋体" w:hAnsi="宋体" w:cs="Times New Roman"/>
          <w:color w:val="000000"/>
          <w:kern w:val="0"/>
          <w:szCs w:val="21"/>
        </w:rPr>
      </w:pPr>
    </w:p>
    <w:p w14:paraId="489ABA8D" w14:textId="6A624993" w:rsidR="0036724A" w:rsidRPr="0036724A" w:rsidRDefault="00046EF8" w:rsidP="00046EF8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046EF8">
        <w:rPr>
          <w:rFonts w:ascii="宋体" w:eastAsia="宋体" w:hAnsi="宋体" w:cs="Times New Roman" w:hint="eastAsia"/>
          <w:color w:val="000000"/>
          <w:kern w:val="0"/>
          <w:szCs w:val="21"/>
        </w:rPr>
        <w:t>发自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>:产品技术中心    发件人：</w:t>
      </w:r>
      <w:r w:rsidR="001B3265">
        <w:rPr>
          <w:rFonts w:ascii="宋体" w:eastAsia="宋体" w:hAnsi="宋体" w:cs="Times New Roman" w:hint="eastAsia"/>
          <w:color w:val="000000"/>
          <w:kern w:val="0"/>
          <w:szCs w:val="21"/>
        </w:rPr>
        <w:t>刘云涵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 xml:space="preserve">     专业科经理： </w:t>
      </w:r>
      <w:del w:id="0" w:author="刘云涵" w:date="2025-09-08T10:49:00Z">
        <w:r w:rsidRPr="00046EF8" w:rsidDel="00542AC5">
          <w:rPr>
            <w:rFonts w:ascii="宋体" w:eastAsia="宋体" w:hAnsi="宋体" w:cs="Times New Roman" w:hint="eastAsia"/>
            <w:color w:val="000000"/>
            <w:kern w:val="0"/>
            <w:szCs w:val="21"/>
          </w:rPr>
          <w:delText>庄济宁</w:delText>
        </w:r>
      </w:del>
      <w:ins w:id="1" w:author="刘云涵" w:date="2025-09-08T10:49:00Z">
        <w:r w:rsidR="00542AC5">
          <w:rPr>
            <w:rFonts w:ascii="宋体" w:eastAsia="宋体" w:hAnsi="宋体" w:cs="Times New Roman" w:hint="eastAsia"/>
            <w:color w:val="000000"/>
            <w:kern w:val="0"/>
            <w:szCs w:val="21"/>
          </w:rPr>
          <w:t>黄桂容</w:t>
        </w:r>
      </w:ins>
      <w:r w:rsidRPr="00046EF8"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r>
        <w:rPr>
          <w:rFonts w:ascii="宋体" w:eastAsia="宋体" w:hAnsi="宋体" w:cs="Times New Roman"/>
          <w:color w:val="000000"/>
          <w:kern w:val="0"/>
          <w:szCs w:val="21"/>
        </w:rPr>
        <w:t xml:space="preserve"> </w:t>
      </w:r>
      <w:r w:rsidRPr="00046EF8">
        <w:rPr>
          <w:rFonts w:ascii="宋体" w:eastAsia="宋体" w:hAnsi="宋体" w:cs="Times New Roman"/>
          <w:color w:val="000000"/>
          <w:kern w:val="0"/>
          <w:szCs w:val="21"/>
        </w:rPr>
        <w:t>电话</w:t>
      </w:r>
      <w:r w:rsidR="002D4BB2">
        <w:rPr>
          <w:rFonts w:ascii="宋体" w:eastAsia="宋体" w:hAnsi="宋体" w:cs="Times New Roman" w:hint="eastAsia"/>
          <w:color w:val="000000"/>
          <w:kern w:val="0"/>
          <w:szCs w:val="21"/>
        </w:rPr>
        <w:t>：</w:t>
      </w:r>
      <w:ins w:id="2" w:author="刘云涵" w:date="2025-09-08T10:49:00Z">
        <w:r w:rsidR="00542AC5" w:rsidDel="00542AC5">
          <w:rPr>
            <w:rFonts w:ascii="宋体" w:eastAsia="宋体" w:hAnsi="宋体" w:cs="Times New Roman" w:hint="eastAsia"/>
            <w:color w:val="000000"/>
            <w:kern w:val="0"/>
            <w:szCs w:val="21"/>
          </w:rPr>
          <w:t xml:space="preserve"> </w:t>
        </w:r>
      </w:ins>
      <w:del w:id="3" w:author="刘云涵" w:date="2025-09-08T10:49:00Z">
        <w:r w:rsidR="002D4BB2" w:rsidDel="00542AC5">
          <w:rPr>
            <w:rFonts w:ascii="宋体" w:eastAsia="宋体" w:hAnsi="宋体" w:cs="Times New Roman" w:hint="eastAsia"/>
            <w:color w:val="000000"/>
            <w:kern w:val="0"/>
            <w:szCs w:val="21"/>
          </w:rPr>
          <w:delText>13877291726</w:delText>
        </w:r>
      </w:del>
      <w:ins w:id="4" w:author="刘云涵" w:date="2025-09-08T10:49:00Z">
        <w:r w:rsidR="00542AC5" w:rsidRPr="00542AC5">
          <w:rPr>
            <w:rFonts w:ascii="宋体" w:eastAsia="宋体" w:hAnsi="宋体" w:cs="Times New Roman"/>
            <w:color w:val="000000"/>
            <w:kern w:val="0"/>
            <w:szCs w:val="21"/>
          </w:rPr>
          <w:t>18877239019</w:t>
        </w:r>
      </w:ins>
    </w:p>
    <w:tbl>
      <w:tblPr>
        <w:tblW w:w="10290" w:type="dxa"/>
        <w:tblInd w:w="-1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427"/>
        <w:gridCol w:w="5789"/>
        <w:gridCol w:w="1173"/>
        <w:gridCol w:w="1652"/>
        <w:gridCol w:w="610"/>
      </w:tblGrid>
      <w:tr w:rsidR="0036724A" w:rsidRPr="0036724A" w14:paraId="12F1B41D" w14:textId="77777777" w:rsidTr="006F3F32">
        <w:trPr>
          <w:trHeight w:val="444"/>
        </w:trPr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3864E" w14:textId="77777777" w:rsidR="0036724A" w:rsidRPr="0036724A" w:rsidRDefault="0036724A" w:rsidP="003672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宋体" w:eastAsia="宋体" w:hAnsi="宋体" w:cs="Times New Roman" w:hint="eastAsia"/>
                <w:b/>
                <w:bCs/>
                <w:color w:val="000000"/>
                <w:kern w:val="0"/>
                <w:szCs w:val="21"/>
              </w:rPr>
              <w:t>资料</w:t>
            </w:r>
          </w:p>
          <w:p w14:paraId="0374601E" w14:textId="77777777" w:rsidR="0036724A" w:rsidRPr="0036724A" w:rsidRDefault="0036724A" w:rsidP="003672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宋体" w:eastAsia="宋体" w:hAnsi="宋体" w:cs="Times New Roman" w:hint="eastAsia"/>
                <w:b/>
                <w:bCs/>
                <w:color w:val="000000"/>
                <w:kern w:val="0"/>
                <w:szCs w:val="21"/>
              </w:rPr>
              <w:t>类别</w:t>
            </w:r>
          </w:p>
        </w:tc>
        <w:tc>
          <w:tcPr>
            <w:tcW w:w="42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80317" w14:textId="77777777" w:rsidR="0036724A" w:rsidRPr="0036724A" w:rsidRDefault="0036724A" w:rsidP="003672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宋体" w:eastAsia="宋体" w:hAnsi="宋体" w:cs="Times New Roman" w:hint="eastAsia"/>
                <w:b/>
                <w:bCs/>
                <w:color w:val="000000"/>
                <w:kern w:val="0"/>
                <w:szCs w:val="21"/>
              </w:rPr>
              <w:t>文件号</w:t>
            </w:r>
          </w:p>
        </w:tc>
        <w:tc>
          <w:tcPr>
            <w:tcW w:w="578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B58EE" w14:textId="77777777" w:rsidR="0036724A" w:rsidRPr="0036724A" w:rsidRDefault="0036724A" w:rsidP="003672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宋体" w:eastAsia="宋体" w:hAnsi="宋体" w:cs="Times New Roman" w:hint="eastAsia"/>
                <w:b/>
                <w:bCs/>
                <w:color w:val="000000"/>
                <w:kern w:val="0"/>
                <w:szCs w:val="21"/>
              </w:rPr>
              <w:t>名称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4F788D" w14:textId="77777777" w:rsidR="0036724A" w:rsidRPr="0036724A" w:rsidRDefault="0036724A" w:rsidP="003672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宋体" w:eastAsia="宋体" w:hAnsi="宋体" w:cs="Times New Roman" w:hint="eastAsia"/>
                <w:b/>
                <w:bCs/>
                <w:color w:val="000000"/>
                <w:kern w:val="0"/>
                <w:szCs w:val="21"/>
              </w:rPr>
              <w:t>最新更改日期</w:t>
            </w:r>
          </w:p>
        </w:tc>
        <w:tc>
          <w:tcPr>
            <w:tcW w:w="16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44FCC" w14:textId="77777777" w:rsidR="0036724A" w:rsidRPr="0036724A" w:rsidRDefault="0036724A" w:rsidP="003672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宋体" w:eastAsia="宋体" w:hAnsi="宋体" w:cs="Times New Roman" w:hint="eastAsia"/>
                <w:b/>
                <w:bCs/>
                <w:color w:val="000000"/>
                <w:kern w:val="0"/>
                <w:szCs w:val="21"/>
              </w:rPr>
              <w:t>版本号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626F7" w14:textId="77777777" w:rsidR="0036724A" w:rsidRPr="0036724A" w:rsidRDefault="0036724A" w:rsidP="0036724A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宋体" w:eastAsia="宋体" w:hAnsi="宋体" w:cs="Times New Roma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174C70" w:rsidRPr="0036724A" w14:paraId="6DEB3032" w14:textId="77777777" w:rsidTr="006F3F32">
        <w:trPr>
          <w:trHeight w:val="336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782F7" w14:textId="67490B55" w:rsidR="00174C70" w:rsidRPr="0036724A" w:rsidRDefault="00174C70" w:rsidP="00174C7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AN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8340C" w14:textId="77777777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15C91" w14:textId="058ADF21" w:rsidR="00174C70" w:rsidRPr="002D4BB2" w:rsidRDefault="00542AC5" w:rsidP="00174C70">
            <w:pPr>
              <w:widowControl/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</w:rPr>
            </w:pPr>
            <w:ins w:id="5" w:author="刘云涵" w:date="2025-09-08T10:52:00Z">
              <w:r w:rsidRPr="00542AC5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  <w:rPrChange w:id="6" w:author="刘云涵" w:date="2025-09-08T10:52:00Z">
                    <w:rPr>
                      <w:rFonts w:ascii="Segoe UI" w:hAnsi="Segoe UI" w:cs="Segoe UI"/>
                      <w:color w:val="172B4D"/>
                      <w:spacing w:val="-4"/>
                      <w:sz w:val="36"/>
                      <w:szCs w:val="36"/>
                      <w:shd w:val="clear" w:color="auto" w:fill="FFFFFF"/>
                    </w:rPr>
                  </w:rPrChange>
                </w:rPr>
                <w:t>F520S&amp;F520SR_CANMatrix_ICE_OTS_VF.02.02_20250811</w:t>
              </w:r>
            </w:ins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906F6" w14:textId="2F9ABB42" w:rsidR="00174C70" w:rsidRPr="00542AC5" w:rsidRDefault="00542AC5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ins w:id="7" w:author="刘云涵" w:date="2025-09-08T10:52:00Z"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 w:val="20"/>
                  <w:szCs w:val="20"/>
                </w:rPr>
                <w:t>2025/08/11</w:t>
              </w:r>
            </w:ins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AFB1D" w14:textId="46C6F9A9" w:rsidR="00174C70" w:rsidRPr="0036724A" w:rsidRDefault="00542AC5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ins w:id="8" w:author="刘云涵" w:date="2025-09-08T10:53:00Z">
              <w:r w:rsidRPr="00A44F59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VF.02.02</w:t>
              </w:r>
            </w:ins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04F9F" w14:textId="77777777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</w:pPr>
            <w:r w:rsidRPr="0036724A">
              <w:rPr>
                <w:rFonts w:ascii="宋体" w:eastAsia="宋体" w:hAnsi="宋体" w:cs="Times New Roman" w:hint="eastAsia"/>
                <w:color w:val="000000"/>
                <w:kern w:val="0"/>
                <w:szCs w:val="21"/>
              </w:rPr>
              <w:t> </w:t>
            </w:r>
          </w:p>
        </w:tc>
      </w:tr>
      <w:tr w:rsidR="00174C70" w:rsidRPr="0036724A" w14:paraId="37774EBB" w14:textId="77777777" w:rsidTr="006F3F32">
        <w:trPr>
          <w:trHeight w:val="336"/>
        </w:trPr>
        <w:tc>
          <w:tcPr>
            <w:tcW w:w="6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6DC60" w14:textId="373F2992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诊断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D12AD1" w14:textId="393DCAB8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44288" w14:textId="6E94B58B" w:rsidR="00174C70" w:rsidRPr="000B4145" w:rsidRDefault="00542AC5" w:rsidP="00174C7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ins w:id="9" w:author="刘云涵" w:date="2025-09-08T10:54:00Z">
              <w:r w:rsidRPr="00542AC5"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【</w:t>
              </w:r>
              <w:r w:rsidRPr="00542AC5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C3</w:t>
              </w:r>
              <w:r w:rsidRPr="00542AC5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】</w:t>
              </w:r>
              <w:r w:rsidRPr="00542AC5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F520MR DTC list For ICE V1.3.xlsx</w:t>
              </w:r>
            </w:ins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9347F" w14:textId="2EE4ADEE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233CD" w14:textId="7D106D79" w:rsidR="00174C70" w:rsidRPr="0036724A" w:rsidRDefault="00542AC5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ins w:id="10" w:author="刘云涵" w:date="2025-09-08T10:54:00Z"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V</w:t>
              </w:r>
              <w:r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1.3</w:t>
              </w:r>
            </w:ins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A381B" w14:textId="77777777" w:rsidR="00174C70" w:rsidRPr="0036724A" w:rsidRDefault="00174C70" w:rsidP="00174C70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174C70" w:rsidRPr="0036724A" w14:paraId="3B380679" w14:textId="77777777" w:rsidTr="006F3F32">
        <w:trPr>
          <w:trHeight w:val="336"/>
        </w:trPr>
        <w:tc>
          <w:tcPr>
            <w:tcW w:w="63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452AFB" w14:textId="77777777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EA012" w14:textId="7DEC3116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9FB7EC" w14:textId="0A507E80" w:rsidR="00174C70" w:rsidRPr="000B4145" w:rsidRDefault="00542AC5" w:rsidP="00174C7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ins w:id="11" w:author="刘云涵" w:date="2025-09-08T10:54:00Z">
              <w:r>
                <w:fldChar w:fldCharType="begin"/>
              </w:r>
              <w:r>
                <w:instrText xml:space="preserve"> HYPERLINK "http://10.5.1.53:8090/confluence/download/attachments/154939167/%E3%80%90C3%E3%80%91F520M%20Diagnostic%20Questionnaire%20For%20ICE%20%20V1.1.xlsx?version=2&amp;modificationDate=1749204830000&amp;api=v2" </w:instrText>
              </w:r>
              <w:r>
                <w:fldChar w:fldCharType="separate"/>
              </w:r>
              <w:r>
                <w:rPr>
                  <w:rStyle w:val="ae"/>
                  <w:rFonts w:ascii="Segoe UI" w:hAnsi="Segoe UI" w:cs="Segoe UI"/>
                  <w:color w:val="0052CC"/>
                  <w:szCs w:val="21"/>
                  <w:shd w:val="clear" w:color="auto" w:fill="FFFFFF"/>
                </w:rPr>
                <w:t>【</w:t>
              </w:r>
              <w:r>
                <w:rPr>
                  <w:rStyle w:val="ae"/>
                  <w:rFonts w:ascii="Segoe UI" w:hAnsi="Segoe UI" w:cs="Segoe UI"/>
                  <w:color w:val="0052CC"/>
                  <w:szCs w:val="21"/>
                  <w:shd w:val="clear" w:color="auto" w:fill="FFFFFF"/>
                </w:rPr>
                <w:t>C3</w:t>
              </w:r>
              <w:r>
                <w:rPr>
                  <w:rStyle w:val="ae"/>
                  <w:rFonts w:ascii="Segoe UI" w:hAnsi="Segoe UI" w:cs="Segoe UI"/>
                  <w:color w:val="0052CC"/>
                  <w:szCs w:val="21"/>
                  <w:shd w:val="clear" w:color="auto" w:fill="FFFFFF"/>
                </w:rPr>
                <w:t>】</w:t>
              </w:r>
              <w:r>
                <w:rPr>
                  <w:rStyle w:val="ae"/>
                  <w:rFonts w:ascii="Segoe UI" w:hAnsi="Segoe UI" w:cs="Segoe UI"/>
                  <w:color w:val="0052CC"/>
                  <w:szCs w:val="21"/>
                  <w:shd w:val="clear" w:color="auto" w:fill="FFFFFF"/>
                </w:rPr>
                <w:t>F520M Diagnostic Questionnaire For ICE V1.1.xlsx</w:t>
              </w:r>
              <w:r>
                <w:fldChar w:fldCharType="end"/>
              </w:r>
            </w:ins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F82FF" w14:textId="110AA189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2A0B8" w14:textId="700594AE" w:rsidR="00174C70" w:rsidRPr="0036724A" w:rsidRDefault="00542AC5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ins w:id="12" w:author="刘云涵" w:date="2025-09-08T10:54:00Z"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V</w:t>
              </w:r>
              <w:r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1.1</w:t>
              </w:r>
            </w:ins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C9FB7" w14:textId="77777777" w:rsidR="00174C70" w:rsidRPr="0036724A" w:rsidRDefault="00174C70" w:rsidP="00174C70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174C70" w:rsidRPr="0036724A" w14:paraId="4A43F795" w14:textId="77777777" w:rsidTr="006F3F32">
        <w:trPr>
          <w:trHeight w:val="336"/>
        </w:trPr>
        <w:tc>
          <w:tcPr>
            <w:tcW w:w="6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D255F" w14:textId="77777777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FB069" w14:textId="1FCF03D4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F9292" w14:textId="0B8F9154" w:rsidR="00174C70" w:rsidRPr="0036724A" w:rsidRDefault="00542AC5" w:rsidP="00174C7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ins w:id="13" w:author="刘云涵" w:date="2025-09-08T10:57:00Z"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诊断规范</w:t>
              </w:r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/</w:t>
              </w:r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通信规范</w:t>
              </w:r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/</w:t>
              </w:r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功能规范。。。</w:t>
              </w:r>
            </w:ins>
            <w:bookmarkStart w:id="14" w:name="_GoBack"/>
            <w:bookmarkEnd w:id="14"/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6D07F" w14:textId="2FB4474F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05B96" w14:textId="3DEC5CE3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B66B6D" w14:textId="77777777" w:rsidR="00174C70" w:rsidRPr="0036724A" w:rsidRDefault="00174C70" w:rsidP="00174C70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174C70" w:rsidRPr="0036724A" w14:paraId="2383509A" w14:textId="77777777" w:rsidTr="006F3F32">
        <w:trPr>
          <w:trHeight w:val="336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967E5" w14:textId="63D29E66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配置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38745" w14:textId="4AB0204F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93C0E" w14:textId="5D06BE05" w:rsidR="00174C70" w:rsidRPr="0036724A" w:rsidRDefault="00542AC5" w:rsidP="00174C7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ins w:id="15" w:author="刘云涵" w:date="2025-09-08T10:55:00Z">
              <w:r w:rsidRPr="00542AC5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F520M&amp;F520MR ICE</w:t>
              </w:r>
              <w:r w:rsidRPr="00542AC5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在线配置定义表</w:t>
              </w:r>
              <w:r w:rsidRPr="00542AC5"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V1.8 20250902</w:t>
              </w:r>
            </w:ins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1C4B1" w14:textId="132D8D01" w:rsidR="00174C70" w:rsidRPr="0036724A" w:rsidRDefault="00542AC5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ins w:id="16" w:author="刘云涵" w:date="2025-09-08T10:55:00Z"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2</w:t>
              </w:r>
              <w:r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025/09/02</w:t>
              </w:r>
            </w:ins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9478B" w14:textId="3A0852A6" w:rsidR="00174C70" w:rsidRPr="0036724A" w:rsidRDefault="00542AC5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ins w:id="17" w:author="刘云涵" w:date="2025-09-08T10:55:00Z">
              <w:r>
                <w:rPr>
                  <w:rFonts w:ascii="Times New Roman" w:eastAsia="宋体" w:hAnsi="Times New Roman" w:cs="Times New Roman" w:hint="eastAsia"/>
                  <w:color w:val="000000"/>
                  <w:kern w:val="0"/>
                  <w:szCs w:val="21"/>
                </w:rPr>
                <w:t>V</w:t>
              </w:r>
              <w:r>
                <w:rPr>
                  <w:rFonts w:ascii="Times New Roman" w:eastAsia="宋体" w:hAnsi="Times New Roman" w:cs="Times New Roman"/>
                  <w:color w:val="000000"/>
                  <w:kern w:val="0"/>
                  <w:szCs w:val="21"/>
                </w:rPr>
                <w:t>1.8</w:t>
              </w:r>
            </w:ins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A3DD7" w14:textId="77777777" w:rsidR="00174C70" w:rsidRPr="0036724A" w:rsidRDefault="00174C70" w:rsidP="00174C70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174C70" w:rsidRPr="0036724A" w14:paraId="27756233" w14:textId="77777777" w:rsidTr="006F3F32">
        <w:trPr>
          <w:trHeight w:val="336"/>
        </w:trPr>
        <w:tc>
          <w:tcPr>
            <w:tcW w:w="6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7EFD8" w14:textId="2139D8C8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总成图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931BF" w14:textId="659F3839" w:rsidR="00174C70" w:rsidRPr="0036724A" w:rsidRDefault="00174C7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64508" w14:textId="70E72750" w:rsidR="00174C70" w:rsidRPr="0036724A" w:rsidRDefault="00E77610" w:rsidP="00174C70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776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271</w:t>
            </w:r>
            <w:r w:rsidR="006F3F32"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21054</w:t>
            </w:r>
            <w:r w:rsidRPr="00E776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.001.DRAWING001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2F2D0" w14:textId="5A51E942" w:rsidR="00174C70" w:rsidRPr="0036724A" w:rsidRDefault="00E7761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2025/06/17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2E77E" w14:textId="1EF1D73E" w:rsidR="00174C70" w:rsidRPr="0036724A" w:rsidRDefault="00E77610" w:rsidP="00174C7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001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78425" w14:textId="77777777" w:rsidR="00174C70" w:rsidRPr="0036724A" w:rsidRDefault="00174C70" w:rsidP="00174C70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6F3F32" w:rsidRPr="0036724A" w14:paraId="51114FE6" w14:textId="77777777" w:rsidTr="006F3F32">
        <w:trPr>
          <w:trHeight w:val="336"/>
        </w:trPr>
        <w:tc>
          <w:tcPr>
            <w:tcW w:w="6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37CA5" w14:textId="77777777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1B969" w14:textId="283CBCEC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2A11A" w14:textId="26C2AD30" w:rsidR="006F3F32" w:rsidRPr="0036724A" w:rsidRDefault="006F3F32" w:rsidP="006F3F3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776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271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21099</w:t>
            </w:r>
            <w:r w:rsidRPr="00E77610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.001.DRAWING001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B1F84" w14:textId="240E89B2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2025/06/17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0F12E" w14:textId="5CC53639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001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13A2A" w14:textId="77777777" w:rsidR="006F3F32" w:rsidRPr="0036724A" w:rsidRDefault="006F3F32" w:rsidP="006F3F32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6F3F32" w:rsidRPr="0036724A" w14:paraId="1F29A23B" w14:textId="77777777" w:rsidTr="006F3F32">
        <w:trPr>
          <w:trHeight w:val="336"/>
        </w:trPr>
        <w:tc>
          <w:tcPr>
            <w:tcW w:w="6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300F3" w14:textId="1D4EF83E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标定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82E50" w14:textId="15B01809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58A34" w14:textId="065DD21F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23D040" w14:textId="28D82059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72CD0" w14:textId="58C8C270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EFF00" w14:textId="77777777" w:rsidR="006F3F32" w:rsidRPr="0036724A" w:rsidRDefault="006F3F32" w:rsidP="006F3F32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6F3F32" w:rsidRPr="0036724A" w14:paraId="37BD8A2D" w14:textId="77777777" w:rsidTr="006F3F32">
        <w:trPr>
          <w:trHeight w:val="336"/>
        </w:trPr>
        <w:tc>
          <w:tcPr>
            <w:tcW w:w="6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9F69B" w14:textId="77777777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64E7A" w14:textId="1F96C92B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DAB0A" w14:textId="3AA8D1BB" w:rsidR="006F3F32" w:rsidRPr="0036724A" w:rsidRDefault="006F3F32" w:rsidP="006F3F32">
            <w:pPr>
              <w:widowControl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756E7" w14:textId="78283C93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129DD" w14:textId="5852B64B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FC320" w14:textId="77777777" w:rsidR="006F3F32" w:rsidRPr="0036724A" w:rsidRDefault="006F3F32" w:rsidP="006F3F32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6F3F32" w:rsidRPr="0036724A" w14:paraId="6476A9D7" w14:textId="77777777" w:rsidTr="006F3F32">
        <w:trPr>
          <w:trHeight w:val="336"/>
        </w:trPr>
        <w:tc>
          <w:tcPr>
            <w:tcW w:w="63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09026" w14:textId="77777777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6CB63" w14:textId="198E1166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0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556AD" w14:textId="17A4747E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B1027" w14:textId="2B66890D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67456" w14:textId="7982D65C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9C20F" w14:textId="77777777" w:rsidR="006F3F32" w:rsidRPr="0036724A" w:rsidRDefault="006F3F32" w:rsidP="006F3F32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6F3F32" w:rsidRPr="0036724A" w14:paraId="78DDC6D9" w14:textId="77777777" w:rsidTr="006F3F32">
        <w:trPr>
          <w:trHeight w:val="336"/>
        </w:trPr>
        <w:tc>
          <w:tcPr>
            <w:tcW w:w="6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E88A1" w14:textId="77777777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C5511" w14:textId="3EA3AE61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83914" w14:textId="182304BE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28E2E" w14:textId="2D39A95C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B78F8" w14:textId="1B15C52A" w:rsidR="006F3F32" w:rsidRPr="0036724A" w:rsidRDefault="006F3F32" w:rsidP="006F3F32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C6A7A" w14:textId="77777777" w:rsidR="006F3F32" w:rsidRPr="0036724A" w:rsidRDefault="006F3F32" w:rsidP="006F3F32">
            <w:pPr>
              <w:widowControl/>
              <w:jc w:val="center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</w:tbl>
    <w:p w14:paraId="1B9186E7" w14:textId="77777777" w:rsidR="0036724A" w:rsidRPr="0036724A" w:rsidRDefault="0036724A" w:rsidP="0036724A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36724A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说明：</w:t>
      </w:r>
    </w:p>
    <w:p w14:paraId="11C488E2" w14:textId="49AEBBBD" w:rsidR="0036724A" w:rsidRPr="0036724A" w:rsidRDefault="0036724A" w:rsidP="0036724A">
      <w:pPr>
        <w:widowControl/>
        <w:ind w:hanging="31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1． </w:t>
      </w:r>
      <w:r w:rsidRPr="0036724A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本清单适用于有关产品开发技术资料的交付（含采购员转交的技术资料），表中所列均为正式可用于生产的技术文件；</w:t>
      </w:r>
    </w:p>
    <w:p w14:paraId="3BC3F7EE" w14:textId="77777777" w:rsidR="0036724A" w:rsidRPr="0036724A" w:rsidRDefault="0036724A" w:rsidP="0036724A">
      <w:pPr>
        <w:widowControl/>
        <w:ind w:hanging="31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2． </w:t>
      </w:r>
      <w:r w:rsidRPr="0036724A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本件由发件人交递或挂号邮递收件人；</w:t>
      </w:r>
    </w:p>
    <w:p w14:paraId="680B3748" w14:textId="77777777" w:rsidR="0036724A" w:rsidRPr="0036724A" w:rsidRDefault="0036724A" w:rsidP="0036724A">
      <w:pPr>
        <w:widowControl/>
        <w:ind w:hanging="31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3． </w:t>
      </w:r>
      <w:r w:rsidRPr="0036724A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请收件人当面或三日内核实无误签署后交还或挂号邮寄发件人；</w:t>
      </w:r>
    </w:p>
    <w:p w14:paraId="1154AC7C" w14:textId="77777777" w:rsidR="0036724A" w:rsidRPr="0036724A" w:rsidRDefault="0036724A" w:rsidP="0036724A">
      <w:pPr>
        <w:widowControl/>
        <w:ind w:hanging="31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4． </w:t>
      </w:r>
      <w:r w:rsidRPr="0036724A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本清单由产品工程师制定，供应商签收，并作为正式交接的凭据；</w:t>
      </w:r>
    </w:p>
    <w:p w14:paraId="591B0599" w14:textId="0C0ECD7E" w:rsidR="00046EF8" w:rsidRPr="00046EF8" w:rsidRDefault="0036724A" w:rsidP="00046EF8">
      <w:pPr>
        <w:widowControl/>
        <w:ind w:hanging="315"/>
        <w:jc w:val="left"/>
        <w:rPr>
          <w:rFonts w:ascii="宋体" w:eastAsia="宋体" w:hAnsi="宋体" w:cs="Times New Roman"/>
          <w:b/>
          <w:bCs/>
          <w:color w:val="000000"/>
          <w:kern w:val="0"/>
          <w:szCs w:val="21"/>
        </w:rPr>
      </w:pPr>
      <w:r w:rsidRPr="0036724A">
        <w:rPr>
          <w:rFonts w:ascii="宋体" w:eastAsia="宋体" w:hAnsi="宋体" w:cs="Times New Roman" w:hint="eastAsia"/>
          <w:color w:val="000000"/>
          <w:kern w:val="0"/>
          <w:szCs w:val="21"/>
        </w:rPr>
        <w:t>5． </w:t>
      </w:r>
      <w:r w:rsidRPr="0036724A">
        <w:rPr>
          <w:rFonts w:ascii="宋体" w:eastAsia="宋体" w:hAnsi="宋体" w:cs="Times New Roman" w:hint="eastAsia"/>
          <w:b/>
          <w:bCs/>
          <w:color w:val="000000"/>
          <w:kern w:val="0"/>
          <w:szCs w:val="21"/>
        </w:rPr>
        <w:t>如遇更改，由发件人负责跟踪，仍以本交付清单方式发出更改后的最新版资料。</w:t>
      </w:r>
    </w:p>
    <w:p w14:paraId="7CB2AD19" w14:textId="77777777" w:rsidR="00046EF8" w:rsidRDefault="00046EF8" w:rsidP="00046EF8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签收人（供应商签署）： </w:t>
      </w:r>
    </w:p>
    <w:p w14:paraId="6DA79536" w14:textId="77777777" w:rsidR="00046EF8" w:rsidRDefault="00046EF8" w:rsidP="00046EF8">
      <w:pPr>
        <w:spacing w:line="480" w:lineRule="auto"/>
        <w:rPr>
          <w:sz w:val="24"/>
        </w:rPr>
      </w:pPr>
      <w:r>
        <w:rPr>
          <w:rFonts w:hint="eastAsia"/>
          <w:sz w:val="24"/>
        </w:rPr>
        <w:t>日期：</w:t>
      </w:r>
    </w:p>
    <w:p w14:paraId="51141FA5" w14:textId="77777777" w:rsidR="00046EF8" w:rsidRDefault="00046EF8" w:rsidP="00046EF8">
      <w:pPr>
        <w:spacing w:line="480" w:lineRule="auto"/>
        <w:rPr>
          <w:sz w:val="24"/>
        </w:rPr>
      </w:pPr>
      <w:r>
        <w:rPr>
          <w:rFonts w:hint="eastAsia"/>
          <w:sz w:val="24"/>
        </w:rPr>
        <w:t>收件人单位章：</w:t>
      </w:r>
    </w:p>
    <w:p w14:paraId="5CEBB210" w14:textId="77777777" w:rsidR="00046EF8" w:rsidRPr="00046EF8" w:rsidRDefault="00046EF8" w:rsidP="0036724A">
      <w:pPr>
        <w:widowControl/>
        <w:ind w:hanging="315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sectPr w:rsidR="00046EF8" w:rsidRPr="00046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DCEBC2" w14:textId="77777777" w:rsidR="00270ED5" w:rsidRDefault="00270ED5" w:rsidP="0036724A">
      <w:r>
        <w:separator/>
      </w:r>
    </w:p>
  </w:endnote>
  <w:endnote w:type="continuationSeparator" w:id="0">
    <w:p w14:paraId="69F3BAC4" w14:textId="77777777" w:rsidR="00270ED5" w:rsidRDefault="00270ED5" w:rsidP="00367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DCF0E9" w14:textId="77777777" w:rsidR="00270ED5" w:rsidRDefault="00270ED5" w:rsidP="0036724A">
      <w:r>
        <w:separator/>
      </w:r>
    </w:p>
  </w:footnote>
  <w:footnote w:type="continuationSeparator" w:id="0">
    <w:p w14:paraId="7337AD60" w14:textId="77777777" w:rsidR="00270ED5" w:rsidRDefault="00270ED5" w:rsidP="0036724A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刘云涵">
    <w15:presenceInfo w15:providerId="None" w15:userId="刘云涵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D10"/>
    <w:rsid w:val="000061D7"/>
    <w:rsid w:val="00046822"/>
    <w:rsid w:val="00046EF8"/>
    <w:rsid w:val="000B4145"/>
    <w:rsid w:val="00163068"/>
    <w:rsid w:val="00174C70"/>
    <w:rsid w:val="001B3265"/>
    <w:rsid w:val="001B3326"/>
    <w:rsid w:val="001F050A"/>
    <w:rsid w:val="0024015E"/>
    <w:rsid w:val="00270ED5"/>
    <w:rsid w:val="002D4BB2"/>
    <w:rsid w:val="0036724A"/>
    <w:rsid w:val="003B1E38"/>
    <w:rsid w:val="00406C0D"/>
    <w:rsid w:val="00482120"/>
    <w:rsid w:val="00485D10"/>
    <w:rsid w:val="0050094C"/>
    <w:rsid w:val="00542AC5"/>
    <w:rsid w:val="00596C05"/>
    <w:rsid w:val="006F3F32"/>
    <w:rsid w:val="008D6A08"/>
    <w:rsid w:val="008F1BB0"/>
    <w:rsid w:val="009715BF"/>
    <w:rsid w:val="009C54C1"/>
    <w:rsid w:val="009E13F4"/>
    <w:rsid w:val="00B019E2"/>
    <w:rsid w:val="00B15E44"/>
    <w:rsid w:val="00B27CB8"/>
    <w:rsid w:val="00B8457E"/>
    <w:rsid w:val="00C23EEF"/>
    <w:rsid w:val="00C52471"/>
    <w:rsid w:val="00E5365F"/>
    <w:rsid w:val="00E77610"/>
    <w:rsid w:val="00EA1DD0"/>
    <w:rsid w:val="00EB43F9"/>
    <w:rsid w:val="00EC308A"/>
    <w:rsid w:val="00F3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42B26"/>
  <w15:chartTrackingRefBased/>
  <w15:docId w15:val="{DA3B7655-6459-4EF8-B816-52EBC79C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7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672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67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6724A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9715BF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9715BF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9715BF"/>
  </w:style>
  <w:style w:type="paragraph" w:styleId="aa">
    <w:name w:val="annotation subject"/>
    <w:basedOn w:val="a8"/>
    <w:next w:val="a8"/>
    <w:link w:val="ab"/>
    <w:uiPriority w:val="99"/>
    <w:semiHidden/>
    <w:unhideWhenUsed/>
    <w:rsid w:val="009715BF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9715BF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542AC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542AC5"/>
    <w:rPr>
      <w:sz w:val="18"/>
      <w:szCs w:val="18"/>
    </w:rPr>
  </w:style>
  <w:style w:type="character" w:styleId="ae">
    <w:name w:val="Hyperlink"/>
    <w:basedOn w:val="a0"/>
    <w:uiPriority w:val="99"/>
    <w:semiHidden/>
    <w:unhideWhenUsed/>
    <w:rsid w:val="00542A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3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4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0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8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4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2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5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46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0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2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0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97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9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5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0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9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6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3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31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8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03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5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04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02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8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6EFB9-B22A-4AD4-8A99-2056EC0C2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2681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杨磊</dc:creator>
  <cp:keywords/>
  <dc:description/>
  <cp:lastModifiedBy>刘云涵</cp:lastModifiedBy>
  <cp:revision>5</cp:revision>
  <dcterms:created xsi:type="dcterms:W3CDTF">2025-07-24T01:17:00Z</dcterms:created>
  <dcterms:modified xsi:type="dcterms:W3CDTF">2025-09-08T02:57:00Z</dcterms:modified>
</cp:coreProperties>
</file>